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70124" w14:textId="470323CC" w:rsidR="00A5687F" w:rsidRPr="006305CE" w:rsidRDefault="002178C2" w:rsidP="00A5687F">
      <w:pPr>
        <w:spacing w:line="480" w:lineRule="auto"/>
        <w:ind w:firstLine="720"/>
        <w:jc w:val="center"/>
        <w:rPr>
          <w:rFonts w:ascii="Times New Roman" w:hAnsi="Times New Roman" w:cs="Times New Roman"/>
          <w:u w:val="single"/>
        </w:rPr>
      </w:pPr>
      <w:r w:rsidRPr="006305CE">
        <w:rPr>
          <w:rFonts w:ascii="Times New Roman" w:hAnsi="Times New Roman" w:cs="Times New Roman"/>
          <w:u w:val="single"/>
        </w:rPr>
        <w:t xml:space="preserve">How Genetics </w:t>
      </w:r>
      <w:r w:rsidR="00930C81">
        <w:rPr>
          <w:rFonts w:ascii="Times New Roman" w:hAnsi="Times New Roman" w:cs="Times New Roman"/>
          <w:u w:val="single"/>
        </w:rPr>
        <w:t>E</w:t>
      </w:r>
      <w:r w:rsidRPr="006305CE">
        <w:rPr>
          <w:rFonts w:ascii="Times New Roman" w:hAnsi="Times New Roman" w:cs="Times New Roman"/>
          <w:u w:val="single"/>
        </w:rPr>
        <w:t xml:space="preserve">ffect </w:t>
      </w:r>
      <w:r w:rsidR="006305CE" w:rsidRPr="006305CE">
        <w:rPr>
          <w:rFonts w:ascii="Times New Roman" w:hAnsi="Times New Roman" w:cs="Times New Roman"/>
          <w:u w:val="single"/>
        </w:rPr>
        <w:t>Your Personality</w:t>
      </w:r>
    </w:p>
    <w:p w14:paraId="31166EEE" w14:textId="3378A752" w:rsidR="00B37EB4" w:rsidRDefault="0086562A" w:rsidP="00A5687F">
      <w:pPr>
        <w:spacing w:line="480" w:lineRule="auto"/>
        <w:ind w:firstLine="720"/>
        <w:rPr>
          <w:rFonts w:ascii="Times New Roman" w:hAnsi="Times New Roman" w:cs="Times New Roman"/>
        </w:rPr>
      </w:pPr>
      <w:proofErr w:type="gramStart"/>
      <w:r>
        <w:rPr>
          <w:rFonts w:ascii="Times New Roman" w:hAnsi="Times New Roman" w:cs="Times New Roman"/>
        </w:rPr>
        <w:t>Does</w:t>
      </w:r>
      <w:proofErr w:type="gramEnd"/>
      <w:r>
        <w:rPr>
          <w:rFonts w:ascii="Times New Roman" w:hAnsi="Times New Roman" w:cs="Times New Roman"/>
        </w:rPr>
        <w:t xml:space="preserve"> nature v</w:t>
      </w:r>
      <w:r w:rsidR="00484369">
        <w:rPr>
          <w:rFonts w:ascii="Times New Roman" w:hAnsi="Times New Roman" w:cs="Times New Roman"/>
        </w:rPr>
        <w:t>erses</w:t>
      </w:r>
      <w:r>
        <w:rPr>
          <w:rFonts w:ascii="Times New Roman" w:hAnsi="Times New Roman" w:cs="Times New Roman"/>
        </w:rPr>
        <w:t xml:space="preserve"> nurture </w:t>
      </w:r>
      <w:r w:rsidR="00484369">
        <w:rPr>
          <w:rFonts w:ascii="Times New Roman" w:hAnsi="Times New Roman" w:cs="Times New Roman"/>
        </w:rPr>
        <w:t>really make a difference?</w:t>
      </w:r>
      <w:r w:rsidR="00CD6507">
        <w:rPr>
          <w:rFonts w:ascii="Times New Roman" w:hAnsi="Times New Roman" w:cs="Times New Roman"/>
        </w:rPr>
        <w:t xml:space="preserve"> </w:t>
      </w:r>
      <w:r w:rsidR="003A2480">
        <w:rPr>
          <w:rFonts w:ascii="Times New Roman" w:hAnsi="Times New Roman" w:cs="Times New Roman"/>
        </w:rPr>
        <w:t xml:space="preserve">Can individuals be completely different </w:t>
      </w:r>
      <w:r w:rsidR="00945B9C">
        <w:rPr>
          <w:rFonts w:ascii="Times New Roman" w:hAnsi="Times New Roman" w:cs="Times New Roman"/>
        </w:rPr>
        <w:t xml:space="preserve">even though they had the same childhood? </w:t>
      </w:r>
      <w:r w:rsidR="00CD6507">
        <w:rPr>
          <w:rFonts w:ascii="Times New Roman" w:hAnsi="Times New Roman" w:cs="Times New Roman"/>
        </w:rPr>
        <w:t xml:space="preserve">Although it may seem </w:t>
      </w:r>
      <w:r w:rsidR="00830E85">
        <w:rPr>
          <w:rFonts w:ascii="Times New Roman" w:hAnsi="Times New Roman" w:cs="Times New Roman"/>
        </w:rPr>
        <w:t>like a bunch of madness, t</w:t>
      </w:r>
      <w:r w:rsidR="00484369">
        <w:rPr>
          <w:rFonts w:ascii="Times New Roman" w:hAnsi="Times New Roman" w:cs="Times New Roman"/>
        </w:rPr>
        <w:t xml:space="preserve">he answer </w:t>
      </w:r>
      <w:r w:rsidR="00ED4205">
        <w:rPr>
          <w:rFonts w:ascii="Times New Roman" w:hAnsi="Times New Roman" w:cs="Times New Roman"/>
        </w:rPr>
        <w:t xml:space="preserve">is yes. </w:t>
      </w:r>
      <w:r w:rsidR="00A5687F">
        <w:rPr>
          <w:rFonts w:ascii="Times New Roman" w:hAnsi="Times New Roman" w:cs="Times New Roman"/>
        </w:rPr>
        <w:t>Individual’s</w:t>
      </w:r>
      <w:r w:rsidR="00D71424">
        <w:rPr>
          <w:rFonts w:ascii="Times New Roman" w:hAnsi="Times New Roman" w:cs="Times New Roman"/>
        </w:rPr>
        <w:t xml:space="preserve"> environments </w:t>
      </w:r>
      <w:r w:rsidR="00DE3A62">
        <w:rPr>
          <w:rFonts w:ascii="Times New Roman" w:hAnsi="Times New Roman" w:cs="Times New Roman"/>
        </w:rPr>
        <w:t xml:space="preserve">are not the only thing that shape them to be who they are, it is also </w:t>
      </w:r>
      <w:r w:rsidR="00E9467B">
        <w:rPr>
          <w:rFonts w:ascii="Times New Roman" w:hAnsi="Times New Roman" w:cs="Times New Roman"/>
        </w:rPr>
        <w:t xml:space="preserve">a matter of genetics. </w:t>
      </w:r>
      <w:r w:rsidR="00150F30">
        <w:rPr>
          <w:rFonts w:ascii="Times New Roman" w:hAnsi="Times New Roman" w:cs="Times New Roman"/>
        </w:rPr>
        <w:t xml:space="preserve">Genetics greatly impact </w:t>
      </w:r>
      <w:r w:rsidR="00006D54">
        <w:rPr>
          <w:rFonts w:ascii="Times New Roman" w:hAnsi="Times New Roman" w:cs="Times New Roman"/>
        </w:rPr>
        <w:t>individuals’</w:t>
      </w:r>
      <w:r w:rsidR="00150F30">
        <w:rPr>
          <w:rFonts w:ascii="Times New Roman" w:hAnsi="Times New Roman" w:cs="Times New Roman"/>
        </w:rPr>
        <w:t xml:space="preserve"> social aspect</w:t>
      </w:r>
      <w:r w:rsidR="001D5A4C">
        <w:rPr>
          <w:rFonts w:ascii="Times New Roman" w:hAnsi="Times New Roman" w:cs="Times New Roman"/>
        </w:rPr>
        <w:t xml:space="preserve">s </w:t>
      </w:r>
      <w:r w:rsidR="00150F30">
        <w:rPr>
          <w:rFonts w:ascii="Times New Roman" w:hAnsi="Times New Roman" w:cs="Times New Roman"/>
        </w:rPr>
        <w:t xml:space="preserve">and how they cope with </w:t>
      </w:r>
      <w:r w:rsidR="00006D54">
        <w:rPr>
          <w:rFonts w:ascii="Times New Roman" w:hAnsi="Times New Roman" w:cs="Times New Roman"/>
        </w:rPr>
        <w:t xml:space="preserve">the different environments they are in. </w:t>
      </w:r>
      <w:r w:rsidR="00485E3B">
        <w:rPr>
          <w:rFonts w:ascii="Times New Roman" w:hAnsi="Times New Roman" w:cs="Times New Roman"/>
        </w:rPr>
        <w:t xml:space="preserve">The argument of nature versus nurture is </w:t>
      </w:r>
      <w:r w:rsidR="009B6460">
        <w:rPr>
          <w:rFonts w:ascii="Times New Roman" w:hAnsi="Times New Roman" w:cs="Times New Roman"/>
        </w:rPr>
        <w:t xml:space="preserve">a very interesting and important topic and it has a lot of evidence holding it to be true. </w:t>
      </w:r>
    </w:p>
    <w:p w14:paraId="19723419" w14:textId="720EEC64" w:rsidR="009E2DAF" w:rsidRDefault="00750417" w:rsidP="00A5687F">
      <w:pPr>
        <w:spacing w:line="480" w:lineRule="auto"/>
        <w:ind w:firstLine="720"/>
        <w:rPr>
          <w:rFonts w:ascii="Times New Roman" w:hAnsi="Times New Roman" w:cs="Times New Roman"/>
        </w:rPr>
      </w:pPr>
      <w:r>
        <w:rPr>
          <w:rFonts w:ascii="Times New Roman" w:hAnsi="Times New Roman" w:cs="Times New Roman"/>
        </w:rPr>
        <w:t xml:space="preserve">I have seen a great and clear example of this throughout my life. </w:t>
      </w:r>
      <w:r w:rsidR="00BD5176">
        <w:rPr>
          <w:rFonts w:ascii="Times New Roman" w:hAnsi="Times New Roman" w:cs="Times New Roman"/>
        </w:rPr>
        <w:t xml:space="preserve">My dad and his brother are both adopted </w:t>
      </w:r>
      <w:r w:rsidR="009F039F">
        <w:rPr>
          <w:rFonts w:ascii="Times New Roman" w:hAnsi="Times New Roman" w:cs="Times New Roman"/>
        </w:rPr>
        <w:t xml:space="preserve">and come from different families, meaning they have completely different genetics. </w:t>
      </w:r>
      <w:r w:rsidR="00A07ADC">
        <w:rPr>
          <w:rFonts w:ascii="Times New Roman" w:hAnsi="Times New Roman" w:cs="Times New Roman"/>
        </w:rPr>
        <w:t xml:space="preserve">My dad is a couple years younger than his </w:t>
      </w:r>
      <w:r w:rsidR="002E0FFC">
        <w:rPr>
          <w:rFonts w:ascii="Times New Roman" w:hAnsi="Times New Roman" w:cs="Times New Roman"/>
        </w:rPr>
        <w:t>brother,</w:t>
      </w:r>
      <w:r w:rsidR="00A07ADC">
        <w:rPr>
          <w:rFonts w:ascii="Times New Roman" w:hAnsi="Times New Roman" w:cs="Times New Roman"/>
        </w:rPr>
        <w:t xml:space="preserve"> but they were </w:t>
      </w:r>
      <w:proofErr w:type="gramStart"/>
      <w:r w:rsidR="002E0FFC">
        <w:rPr>
          <w:rFonts w:ascii="Times New Roman" w:hAnsi="Times New Roman" w:cs="Times New Roman"/>
        </w:rPr>
        <w:t>pretty close</w:t>
      </w:r>
      <w:proofErr w:type="gramEnd"/>
      <w:r w:rsidR="00A07ADC">
        <w:rPr>
          <w:rFonts w:ascii="Times New Roman" w:hAnsi="Times New Roman" w:cs="Times New Roman"/>
        </w:rPr>
        <w:t xml:space="preserve"> growing up. </w:t>
      </w:r>
      <w:r w:rsidR="002E0FFC">
        <w:rPr>
          <w:rFonts w:ascii="Times New Roman" w:hAnsi="Times New Roman" w:cs="Times New Roman"/>
        </w:rPr>
        <w:t xml:space="preserve">My </w:t>
      </w:r>
      <w:r w:rsidR="005155EF">
        <w:rPr>
          <w:rFonts w:ascii="Times New Roman" w:hAnsi="Times New Roman" w:cs="Times New Roman"/>
        </w:rPr>
        <w:t xml:space="preserve">dad did not have the best childhood, </w:t>
      </w:r>
      <w:r w:rsidR="00C2411E">
        <w:rPr>
          <w:rFonts w:ascii="Times New Roman" w:hAnsi="Times New Roman" w:cs="Times New Roman"/>
        </w:rPr>
        <w:t xml:space="preserve">as </w:t>
      </w:r>
      <w:r w:rsidR="005155EF">
        <w:rPr>
          <w:rFonts w:ascii="Times New Roman" w:hAnsi="Times New Roman" w:cs="Times New Roman"/>
        </w:rPr>
        <w:t>his adoptive mo</w:t>
      </w:r>
      <w:r w:rsidR="00C2411E">
        <w:rPr>
          <w:rFonts w:ascii="Times New Roman" w:hAnsi="Times New Roman" w:cs="Times New Roman"/>
        </w:rPr>
        <w:t>ther</w:t>
      </w:r>
      <w:r w:rsidR="005155EF">
        <w:rPr>
          <w:rFonts w:ascii="Times New Roman" w:hAnsi="Times New Roman" w:cs="Times New Roman"/>
        </w:rPr>
        <w:t xml:space="preserve"> died when he was nine </w:t>
      </w:r>
      <w:r w:rsidR="00784450">
        <w:rPr>
          <w:rFonts w:ascii="Times New Roman" w:hAnsi="Times New Roman" w:cs="Times New Roman"/>
        </w:rPr>
        <w:t>and she was the one who wanted to adopt my dad and his brother in the first place. Because of this my dad and his brother were left with just their dad</w:t>
      </w:r>
      <w:r w:rsidR="00FB4A3F">
        <w:rPr>
          <w:rFonts w:ascii="Times New Roman" w:hAnsi="Times New Roman" w:cs="Times New Roman"/>
        </w:rPr>
        <w:t xml:space="preserve"> (my grandpa) raising</w:t>
      </w:r>
      <w:r w:rsidR="00495BCA">
        <w:rPr>
          <w:rFonts w:ascii="Times New Roman" w:hAnsi="Times New Roman" w:cs="Times New Roman"/>
        </w:rPr>
        <w:t xml:space="preserve"> them as well as my dad’s oldest sister who stepped in when she could. </w:t>
      </w:r>
      <w:r w:rsidR="00075A49">
        <w:rPr>
          <w:rFonts w:ascii="Times New Roman" w:hAnsi="Times New Roman" w:cs="Times New Roman"/>
        </w:rPr>
        <w:t xml:space="preserve">My </w:t>
      </w:r>
      <w:r w:rsidR="00FB4A3F">
        <w:rPr>
          <w:rFonts w:ascii="Times New Roman" w:hAnsi="Times New Roman" w:cs="Times New Roman"/>
        </w:rPr>
        <w:t xml:space="preserve">grandpa was not the kindest </w:t>
      </w:r>
      <w:r w:rsidR="00D038C8">
        <w:rPr>
          <w:rFonts w:ascii="Times New Roman" w:hAnsi="Times New Roman" w:cs="Times New Roman"/>
        </w:rPr>
        <w:t xml:space="preserve">to my dad and his brother and would often tell them how he never wanted them, how useless they were and how he did not love </w:t>
      </w:r>
      <w:r w:rsidR="00E61643">
        <w:rPr>
          <w:rFonts w:ascii="Times New Roman" w:hAnsi="Times New Roman" w:cs="Times New Roman"/>
        </w:rPr>
        <w:t>them,</w:t>
      </w:r>
      <w:r w:rsidR="00D038C8">
        <w:rPr>
          <w:rFonts w:ascii="Times New Roman" w:hAnsi="Times New Roman" w:cs="Times New Roman"/>
        </w:rPr>
        <w:t xml:space="preserve"> and no one ever</w:t>
      </w:r>
      <w:r w:rsidR="006D59CD">
        <w:rPr>
          <w:rFonts w:ascii="Times New Roman" w:hAnsi="Times New Roman" w:cs="Times New Roman"/>
        </w:rPr>
        <w:t xml:space="preserve"> </w:t>
      </w:r>
      <w:r w:rsidR="00D038C8">
        <w:rPr>
          <w:rFonts w:ascii="Times New Roman" w:hAnsi="Times New Roman" w:cs="Times New Roman"/>
        </w:rPr>
        <w:t xml:space="preserve">would. This had a great impact on the development of my dad and his </w:t>
      </w:r>
      <w:r w:rsidR="002724C6">
        <w:rPr>
          <w:rFonts w:ascii="Times New Roman" w:hAnsi="Times New Roman" w:cs="Times New Roman"/>
        </w:rPr>
        <w:t>brother</w:t>
      </w:r>
      <w:r w:rsidR="00F03B18">
        <w:rPr>
          <w:rFonts w:ascii="Times New Roman" w:hAnsi="Times New Roman" w:cs="Times New Roman"/>
        </w:rPr>
        <w:t xml:space="preserve">’s personalities and </w:t>
      </w:r>
      <w:r w:rsidR="00250629">
        <w:rPr>
          <w:rFonts w:ascii="Times New Roman" w:hAnsi="Times New Roman" w:cs="Times New Roman"/>
        </w:rPr>
        <w:t>social ques</w:t>
      </w:r>
      <w:r w:rsidR="002724C6">
        <w:rPr>
          <w:rFonts w:ascii="Times New Roman" w:hAnsi="Times New Roman" w:cs="Times New Roman"/>
        </w:rPr>
        <w:t>,</w:t>
      </w:r>
      <w:r w:rsidR="00D038C8">
        <w:rPr>
          <w:rFonts w:ascii="Times New Roman" w:hAnsi="Times New Roman" w:cs="Times New Roman"/>
        </w:rPr>
        <w:t xml:space="preserve"> and </w:t>
      </w:r>
      <w:r w:rsidR="002724C6">
        <w:rPr>
          <w:rFonts w:ascii="Times New Roman" w:hAnsi="Times New Roman" w:cs="Times New Roman"/>
        </w:rPr>
        <w:t xml:space="preserve">they struggled because of it. Both my dad and his brother would act out and </w:t>
      </w:r>
      <w:r w:rsidR="00A8451C">
        <w:rPr>
          <w:rFonts w:ascii="Times New Roman" w:hAnsi="Times New Roman" w:cs="Times New Roman"/>
        </w:rPr>
        <w:t xml:space="preserve">do things they should not be when </w:t>
      </w:r>
      <w:r w:rsidR="00CD1BAE">
        <w:rPr>
          <w:rFonts w:ascii="Times New Roman" w:hAnsi="Times New Roman" w:cs="Times New Roman"/>
        </w:rPr>
        <w:t>their si</w:t>
      </w:r>
      <w:r w:rsidR="006D59CD">
        <w:rPr>
          <w:rFonts w:ascii="Times New Roman" w:hAnsi="Times New Roman" w:cs="Times New Roman"/>
        </w:rPr>
        <w:t>s</w:t>
      </w:r>
      <w:r w:rsidR="00CD1BAE">
        <w:rPr>
          <w:rFonts w:ascii="Times New Roman" w:hAnsi="Times New Roman" w:cs="Times New Roman"/>
        </w:rPr>
        <w:t xml:space="preserve">ter was not around </w:t>
      </w:r>
      <w:r w:rsidR="00FB2996">
        <w:rPr>
          <w:rFonts w:ascii="Times New Roman" w:hAnsi="Times New Roman" w:cs="Times New Roman"/>
        </w:rPr>
        <w:t>to take</w:t>
      </w:r>
      <w:r w:rsidR="00CD1BAE">
        <w:rPr>
          <w:rFonts w:ascii="Times New Roman" w:hAnsi="Times New Roman" w:cs="Times New Roman"/>
        </w:rPr>
        <w:t xml:space="preserve"> care of them. Although</w:t>
      </w:r>
      <w:r w:rsidR="00151BB4">
        <w:rPr>
          <w:rFonts w:ascii="Times New Roman" w:hAnsi="Times New Roman" w:cs="Times New Roman"/>
        </w:rPr>
        <w:t xml:space="preserve"> </w:t>
      </w:r>
      <w:r w:rsidR="00E63651">
        <w:rPr>
          <w:rFonts w:ascii="Times New Roman" w:hAnsi="Times New Roman" w:cs="Times New Roman"/>
        </w:rPr>
        <w:t xml:space="preserve">my dad acted out, he was still a good student and played many sports to help him have an outlet for his </w:t>
      </w:r>
      <w:r w:rsidR="006D59CD">
        <w:rPr>
          <w:rFonts w:ascii="Times New Roman" w:hAnsi="Times New Roman" w:cs="Times New Roman"/>
        </w:rPr>
        <w:t xml:space="preserve">bad </w:t>
      </w:r>
      <w:r w:rsidR="00E63651">
        <w:rPr>
          <w:rFonts w:ascii="Times New Roman" w:hAnsi="Times New Roman" w:cs="Times New Roman"/>
        </w:rPr>
        <w:t xml:space="preserve">home life. This is the point where you could start to see a difference </w:t>
      </w:r>
      <w:r w:rsidR="009D32D6">
        <w:rPr>
          <w:rFonts w:ascii="Times New Roman" w:hAnsi="Times New Roman" w:cs="Times New Roman"/>
        </w:rPr>
        <w:t>between my dad and his brother and how their genetics (nature) made them</w:t>
      </w:r>
      <w:r w:rsidR="008C5968">
        <w:rPr>
          <w:rFonts w:ascii="Times New Roman" w:hAnsi="Times New Roman" w:cs="Times New Roman"/>
        </w:rPr>
        <w:t xml:space="preserve"> cope with their environment (nurture) in different ways. </w:t>
      </w:r>
    </w:p>
    <w:p w14:paraId="1F8B432C" w14:textId="6762BE23" w:rsidR="008C5968" w:rsidRDefault="00212403" w:rsidP="00A5687F">
      <w:pPr>
        <w:spacing w:line="480" w:lineRule="auto"/>
        <w:ind w:firstLine="720"/>
        <w:rPr>
          <w:rFonts w:ascii="Times New Roman" w:hAnsi="Times New Roman" w:cs="Times New Roman"/>
        </w:rPr>
      </w:pPr>
      <w:r>
        <w:rPr>
          <w:rFonts w:ascii="Times New Roman" w:hAnsi="Times New Roman" w:cs="Times New Roman"/>
        </w:rPr>
        <w:t>My dad got good grades in high school and was great at track</w:t>
      </w:r>
      <w:r w:rsidR="00F5116D">
        <w:rPr>
          <w:rFonts w:ascii="Times New Roman" w:hAnsi="Times New Roman" w:cs="Times New Roman"/>
        </w:rPr>
        <w:t xml:space="preserve">. On the other hand, my dad’s brother (my uncle) started using drugs and getting into trouble with the </w:t>
      </w:r>
      <w:r w:rsidR="00CC2D32">
        <w:rPr>
          <w:rFonts w:ascii="Times New Roman" w:hAnsi="Times New Roman" w:cs="Times New Roman"/>
        </w:rPr>
        <w:t>law. My uncle was in and out of jail while my dad was in high school, and he continued to be while my dad was in college. My dad had decided that after high school</w:t>
      </w:r>
      <w:r w:rsidR="000A7909">
        <w:rPr>
          <w:rFonts w:ascii="Times New Roman" w:hAnsi="Times New Roman" w:cs="Times New Roman"/>
        </w:rPr>
        <w:t>, he wanted to go to college and try to be as successful as he could be. He wanted to attend North Carolina State University, as that is where all his older siblings attended college. This, however, was not in the cards for my dad because he had gotten a scholarship to run track at We</w:t>
      </w:r>
      <w:r w:rsidR="009B6BF9">
        <w:rPr>
          <w:rFonts w:ascii="Times New Roman" w:hAnsi="Times New Roman" w:cs="Times New Roman"/>
        </w:rPr>
        <w:t xml:space="preserve">stern Carolina University and his dad forced him to go there. At Western, my dad struggled with doing his work </w:t>
      </w:r>
      <w:r w:rsidR="00342D61">
        <w:rPr>
          <w:rFonts w:ascii="Times New Roman" w:hAnsi="Times New Roman" w:cs="Times New Roman"/>
        </w:rPr>
        <w:t xml:space="preserve">during his first semester </w:t>
      </w:r>
      <w:r w:rsidR="009B6BF9">
        <w:rPr>
          <w:rFonts w:ascii="Times New Roman" w:hAnsi="Times New Roman" w:cs="Times New Roman"/>
        </w:rPr>
        <w:t xml:space="preserve">as he had had no structure in his life before then, but after </w:t>
      </w:r>
      <w:r w:rsidR="00F06739">
        <w:rPr>
          <w:rFonts w:ascii="Times New Roman" w:hAnsi="Times New Roman" w:cs="Times New Roman"/>
        </w:rPr>
        <w:t xml:space="preserve">his first semester he got his head in gear and was very successful in college. He joined a fraternity and made lots of friends and got a very good job out of college. All the while, my uncle was still in and out of jail for many different things. </w:t>
      </w:r>
      <w:r w:rsidR="00E377A1">
        <w:rPr>
          <w:rFonts w:ascii="Times New Roman" w:hAnsi="Times New Roman" w:cs="Times New Roman"/>
        </w:rPr>
        <w:t xml:space="preserve">After college, my dad began to work at his job and continued to get promoted and transferred to an even bigger company where he could make more money. He is still at this </w:t>
      </w:r>
      <w:r w:rsidR="00E54C9A">
        <w:rPr>
          <w:rFonts w:ascii="Times New Roman" w:hAnsi="Times New Roman" w:cs="Times New Roman"/>
        </w:rPr>
        <w:t>company</w:t>
      </w:r>
      <w:r w:rsidR="00CB357A">
        <w:rPr>
          <w:rFonts w:ascii="Times New Roman" w:hAnsi="Times New Roman" w:cs="Times New Roman"/>
        </w:rPr>
        <w:t xml:space="preserve"> today</w:t>
      </w:r>
      <w:r w:rsidR="00E54C9A">
        <w:rPr>
          <w:rFonts w:ascii="Times New Roman" w:hAnsi="Times New Roman" w:cs="Times New Roman"/>
        </w:rPr>
        <w:t>,</w:t>
      </w:r>
      <w:r w:rsidR="00E377A1">
        <w:rPr>
          <w:rFonts w:ascii="Times New Roman" w:hAnsi="Times New Roman" w:cs="Times New Roman"/>
        </w:rPr>
        <w:t xml:space="preserve"> and he is very successful in supporting my family and </w:t>
      </w:r>
      <w:r w:rsidR="00E54C9A">
        <w:rPr>
          <w:rFonts w:ascii="Times New Roman" w:hAnsi="Times New Roman" w:cs="Times New Roman"/>
        </w:rPr>
        <w:t>plans to continue this.</w:t>
      </w:r>
      <w:r w:rsidR="009B6BF9">
        <w:rPr>
          <w:rFonts w:ascii="Times New Roman" w:hAnsi="Times New Roman" w:cs="Times New Roman"/>
        </w:rPr>
        <w:t xml:space="preserve"> </w:t>
      </w:r>
      <w:r w:rsidR="00E54C9A">
        <w:rPr>
          <w:rFonts w:ascii="Times New Roman" w:hAnsi="Times New Roman" w:cs="Times New Roman"/>
        </w:rPr>
        <w:t xml:space="preserve">Soon after my dad graduated, my uncle began committing major crimes and </w:t>
      </w:r>
      <w:r w:rsidR="00E24E45">
        <w:rPr>
          <w:rFonts w:ascii="Times New Roman" w:hAnsi="Times New Roman" w:cs="Times New Roman"/>
        </w:rPr>
        <w:t xml:space="preserve">was put in jail for 25 years. He just got out a couple months ago and is still trying to work on being a </w:t>
      </w:r>
      <w:r w:rsidR="00CB357A">
        <w:rPr>
          <w:rFonts w:ascii="Times New Roman" w:hAnsi="Times New Roman" w:cs="Times New Roman"/>
        </w:rPr>
        <w:t xml:space="preserve">functioning </w:t>
      </w:r>
      <w:r w:rsidR="00E24E45">
        <w:rPr>
          <w:rFonts w:ascii="Times New Roman" w:hAnsi="Times New Roman" w:cs="Times New Roman"/>
        </w:rPr>
        <w:t xml:space="preserve">member of society, with the help of my dad and his sister. </w:t>
      </w:r>
    </w:p>
    <w:p w14:paraId="3CCCD402" w14:textId="639013B8" w:rsidR="002E325A" w:rsidRDefault="00AF69D9" w:rsidP="002E325A">
      <w:pPr>
        <w:spacing w:line="480" w:lineRule="auto"/>
        <w:ind w:firstLine="720"/>
        <w:rPr>
          <w:rFonts w:ascii="Times New Roman" w:hAnsi="Times New Roman" w:cs="Times New Roman"/>
        </w:rPr>
      </w:pPr>
      <w:r>
        <w:rPr>
          <w:rFonts w:ascii="Times New Roman" w:hAnsi="Times New Roman" w:cs="Times New Roman"/>
        </w:rPr>
        <w:t>My dad</w:t>
      </w:r>
      <w:r w:rsidR="00F02299">
        <w:rPr>
          <w:rFonts w:ascii="Times New Roman" w:hAnsi="Times New Roman" w:cs="Times New Roman"/>
        </w:rPr>
        <w:t xml:space="preserve"> and uncles story relates back to nature verses nurture in a couple ways. </w:t>
      </w:r>
      <w:r w:rsidR="00DC3DD1">
        <w:rPr>
          <w:rFonts w:ascii="Times New Roman" w:hAnsi="Times New Roman" w:cs="Times New Roman"/>
        </w:rPr>
        <w:t xml:space="preserve">The concept of nature verses nurture is </w:t>
      </w:r>
      <w:r w:rsidR="002E325A" w:rsidRPr="002E325A">
        <w:rPr>
          <w:rFonts w:ascii="Times New Roman" w:hAnsi="Times New Roman" w:cs="Times New Roman"/>
        </w:rPr>
        <w:t>a long</w:t>
      </w:r>
      <w:r w:rsidR="002E325A">
        <w:rPr>
          <w:rFonts w:ascii="Times New Roman" w:hAnsi="Times New Roman" w:cs="Times New Roman"/>
        </w:rPr>
        <w:t>-standing</w:t>
      </w:r>
      <w:r w:rsidR="002E325A" w:rsidRPr="002E325A">
        <w:rPr>
          <w:rFonts w:ascii="Times New Roman" w:hAnsi="Times New Roman" w:cs="Times New Roman"/>
        </w:rPr>
        <w:t xml:space="preserve"> debate about the balance between two competing factors which determine fate: genetics and environment. </w:t>
      </w:r>
      <w:r w:rsidR="002E325A">
        <w:rPr>
          <w:rFonts w:ascii="Times New Roman" w:hAnsi="Times New Roman" w:cs="Times New Roman"/>
        </w:rPr>
        <w:t xml:space="preserve">Genetics being the nature aspect and environment being the nurture aspect. </w:t>
      </w:r>
      <w:r w:rsidR="00D62D0A">
        <w:rPr>
          <w:rFonts w:ascii="Times New Roman" w:hAnsi="Times New Roman" w:cs="Times New Roman"/>
        </w:rPr>
        <w:t xml:space="preserve">Individuals develop inherited characteristics through their genetics </w:t>
      </w:r>
      <w:r w:rsidR="008A0135">
        <w:rPr>
          <w:rFonts w:ascii="Times New Roman" w:hAnsi="Times New Roman" w:cs="Times New Roman"/>
        </w:rPr>
        <w:t>that come out in the right environment. For example, in my dad</w:t>
      </w:r>
      <w:r w:rsidR="00FF4F91">
        <w:rPr>
          <w:rFonts w:ascii="Times New Roman" w:hAnsi="Times New Roman" w:cs="Times New Roman"/>
        </w:rPr>
        <w:t xml:space="preserve"> and uncle’s</w:t>
      </w:r>
      <w:r w:rsidR="008A0135">
        <w:rPr>
          <w:rFonts w:ascii="Times New Roman" w:hAnsi="Times New Roman" w:cs="Times New Roman"/>
        </w:rPr>
        <w:t xml:space="preserve"> case, </w:t>
      </w:r>
      <w:r w:rsidR="00FF4F91">
        <w:rPr>
          <w:rFonts w:ascii="Times New Roman" w:hAnsi="Times New Roman" w:cs="Times New Roman"/>
        </w:rPr>
        <w:t xml:space="preserve">their different inherited characteristics were brought out by their poor childhood environment. My dad </w:t>
      </w:r>
      <w:r w:rsidR="004B05DD">
        <w:rPr>
          <w:rFonts w:ascii="Times New Roman" w:hAnsi="Times New Roman" w:cs="Times New Roman"/>
        </w:rPr>
        <w:t xml:space="preserve">took his </w:t>
      </w:r>
      <w:r w:rsidR="00F56850">
        <w:rPr>
          <w:rFonts w:ascii="Times New Roman" w:hAnsi="Times New Roman" w:cs="Times New Roman"/>
        </w:rPr>
        <w:t>pent-up</w:t>
      </w:r>
      <w:r w:rsidR="00D9797E">
        <w:rPr>
          <w:rFonts w:ascii="Times New Roman" w:hAnsi="Times New Roman" w:cs="Times New Roman"/>
        </w:rPr>
        <w:t xml:space="preserve"> sadness and anger and turned it into motivation to be successful, whereas my uncle took these factors and turned to drugs and committing crimes. </w:t>
      </w:r>
    </w:p>
    <w:p w14:paraId="44B5CFDC" w14:textId="3282FC12" w:rsidR="00F56850" w:rsidRDefault="0053568F" w:rsidP="002E325A">
      <w:pPr>
        <w:spacing w:line="480" w:lineRule="auto"/>
        <w:ind w:firstLine="720"/>
        <w:rPr>
          <w:rFonts w:ascii="Times New Roman" w:hAnsi="Times New Roman" w:cs="Times New Roman"/>
        </w:rPr>
      </w:pPr>
      <w:r>
        <w:rPr>
          <w:rFonts w:ascii="Times New Roman" w:hAnsi="Times New Roman" w:cs="Times New Roman"/>
        </w:rPr>
        <w:t xml:space="preserve">Another example of these social differences between my dad and his brother includes their relationships within their family. </w:t>
      </w:r>
      <w:r w:rsidR="007E663D">
        <w:rPr>
          <w:rFonts w:ascii="Times New Roman" w:hAnsi="Times New Roman" w:cs="Times New Roman"/>
        </w:rPr>
        <w:t xml:space="preserve">My dad resented his father, but never meant any ill intention towards him. </w:t>
      </w:r>
      <w:r w:rsidR="00245CC1">
        <w:rPr>
          <w:rFonts w:ascii="Times New Roman" w:hAnsi="Times New Roman" w:cs="Times New Roman"/>
        </w:rPr>
        <w:t>My dad made a life for himself and wanted to prove to his dad that he could be successful and loved</w:t>
      </w:r>
      <w:r w:rsidR="002966F7">
        <w:rPr>
          <w:rFonts w:ascii="Times New Roman" w:hAnsi="Times New Roman" w:cs="Times New Roman"/>
        </w:rPr>
        <w:t xml:space="preserve"> since </w:t>
      </w:r>
      <w:r w:rsidR="00F03B18">
        <w:rPr>
          <w:rFonts w:ascii="Times New Roman" w:hAnsi="Times New Roman" w:cs="Times New Roman"/>
        </w:rPr>
        <w:t>he had heard otherwise his whole life</w:t>
      </w:r>
      <w:r w:rsidR="00245CC1">
        <w:rPr>
          <w:rFonts w:ascii="Times New Roman" w:hAnsi="Times New Roman" w:cs="Times New Roman"/>
        </w:rPr>
        <w:t xml:space="preserve">. This mentality differs from my uncles because </w:t>
      </w:r>
      <w:r w:rsidR="00B21A45">
        <w:rPr>
          <w:rFonts w:ascii="Times New Roman" w:hAnsi="Times New Roman" w:cs="Times New Roman"/>
        </w:rPr>
        <w:t>when he had nothing left after turning to the streets, he decided to steal from my grandpa</w:t>
      </w:r>
      <w:r w:rsidR="009C2F0C">
        <w:rPr>
          <w:rFonts w:ascii="Times New Roman" w:hAnsi="Times New Roman" w:cs="Times New Roman"/>
        </w:rPr>
        <w:t>’</w:t>
      </w:r>
      <w:r w:rsidR="00B21A45">
        <w:rPr>
          <w:rFonts w:ascii="Times New Roman" w:hAnsi="Times New Roman" w:cs="Times New Roman"/>
        </w:rPr>
        <w:t xml:space="preserve">s business and cut off communications with many people in his family. </w:t>
      </w:r>
      <w:r w:rsidR="009C2F0C">
        <w:rPr>
          <w:rFonts w:ascii="Times New Roman" w:hAnsi="Times New Roman" w:cs="Times New Roman"/>
        </w:rPr>
        <w:t xml:space="preserve">Even after being in and out of jail </w:t>
      </w:r>
      <w:r w:rsidR="000942C9">
        <w:rPr>
          <w:rFonts w:ascii="Times New Roman" w:hAnsi="Times New Roman" w:cs="Times New Roman"/>
        </w:rPr>
        <w:t>all</w:t>
      </w:r>
      <w:r w:rsidR="009C2F0C">
        <w:rPr>
          <w:rFonts w:ascii="Times New Roman" w:hAnsi="Times New Roman" w:cs="Times New Roman"/>
        </w:rPr>
        <w:t xml:space="preserve"> his life, giving him plenty of time to think </w:t>
      </w:r>
      <w:r w:rsidR="00430841">
        <w:rPr>
          <w:rFonts w:ascii="Times New Roman" w:hAnsi="Times New Roman" w:cs="Times New Roman"/>
        </w:rPr>
        <w:t>about how he really wanted to turn his life around, as soon as he got out of the structured prison life he</w:t>
      </w:r>
      <w:r w:rsidR="00856E45">
        <w:rPr>
          <w:rFonts w:ascii="Times New Roman" w:hAnsi="Times New Roman" w:cs="Times New Roman"/>
        </w:rPr>
        <w:t xml:space="preserve"> had, he</w:t>
      </w:r>
      <w:r w:rsidR="00430841">
        <w:rPr>
          <w:rFonts w:ascii="Times New Roman" w:hAnsi="Times New Roman" w:cs="Times New Roman"/>
        </w:rPr>
        <w:t xml:space="preserve"> turned </w:t>
      </w:r>
      <w:r w:rsidR="000942C9">
        <w:rPr>
          <w:rFonts w:ascii="Times New Roman" w:hAnsi="Times New Roman" w:cs="Times New Roman"/>
        </w:rPr>
        <w:t xml:space="preserve">back to drugs and crimes almost immediately. </w:t>
      </w:r>
    </w:p>
    <w:p w14:paraId="660D0798" w14:textId="23D07E12" w:rsidR="00F80613" w:rsidRDefault="00F80613" w:rsidP="002E325A">
      <w:pPr>
        <w:spacing w:line="480" w:lineRule="auto"/>
        <w:ind w:firstLine="720"/>
        <w:rPr>
          <w:rFonts w:ascii="Times New Roman" w:hAnsi="Times New Roman" w:cs="Times New Roman"/>
        </w:rPr>
      </w:pPr>
      <w:r>
        <w:rPr>
          <w:rFonts w:ascii="Times New Roman" w:hAnsi="Times New Roman" w:cs="Times New Roman"/>
        </w:rPr>
        <w:t xml:space="preserve">Finally, </w:t>
      </w:r>
      <w:r w:rsidR="00B9160E">
        <w:rPr>
          <w:rFonts w:ascii="Times New Roman" w:hAnsi="Times New Roman" w:cs="Times New Roman"/>
        </w:rPr>
        <w:t xml:space="preserve">my dad and uncle’s situation </w:t>
      </w:r>
      <w:r w:rsidR="00D36FAA">
        <w:rPr>
          <w:rFonts w:ascii="Times New Roman" w:hAnsi="Times New Roman" w:cs="Times New Roman"/>
        </w:rPr>
        <w:t xml:space="preserve">exhibited a clear example of nature versus nurture </w:t>
      </w:r>
      <w:r w:rsidR="008D275E">
        <w:rPr>
          <w:rFonts w:ascii="Times New Roman" w:hAnsi="Times New Roman" w:cs="Times New Roman"/>
        </w:rPr>
        <w:t xml:space="preserve">in the fact that </w:t>
      </w:r>
      <w:r w:rsidR="00491165">
        <w:rPr>
          <w:rFonts w:ascii="Times New Roman" w:hAnsi="Times New Roman" w:cs="Times New Roman"/>
        </w:rPr>
        <w:t xml:space="preserve">nothing has changed as my dad and uncle have grown up. </w:t>
      </w:r>
      <w:r w:rsidR="00564844">
        <w:rPr>
          <w:rFonts w:ascii="Times New Roman" w:hAnsi="Times New Roman" w:cs="Times New Roman"/>
        </w:rPr>
        <w:t>Even after spending many, many years in prison</w:t>
      </w:r>
      <w:r w:rsidR="00F3406F">
        <w:rPr>
          <w:rFonts w:ascii="Times New Roman" w:hAnsi="Times New Roman" w:cs="Times New Roman"/>
        </w:rPr>
        <w:t xml:space="preserve">, having lots of time to change his mind set about how he wanted his life to be once he got out of prison, </w:t>
      </w:r>
      <w:r w:rsidR="00A4529C">
        <w:rPr>
          <w:rFonts w:ascii="Times New Roman" w:hAnsi="Times New Roman" w:cs="Times New Roman"/>
        </w:rPr>
        <w:t xml:space="preserve">he was not able to make this mental change. This really solidified for me that </w:t>
      </w:r>
      <w:r w:rsidR="005905EA">
        <w:rPr>
          <w:rFonts w:ascii="Times New Roman" w:hAnsi="Times New Roman" w:cs="Times New Roman"/>
        </w:rPr>
        <w:t>it really is a matter of nature versus nurture going on with my dad and his brother. My uncle could not change his ways</w:t>
      </w:r>
      <w:r w:rsidR="00D40FB1">
        <w:rPr>
          <w:rFonts w:ascii="Times New Roman" w:hAnsi="Times New Roman" w:cs="Times New Roman"/>
        </w:rPr>
        <w:t xml:space="preserve">, even with the help of my dad and </w:t>
      </w:r>
      <w:r w:rsidR="005A76F8">
        <w:rPr>
          <w:rFonts w:ascii="Times New Roman" w:hAnsi="Times New Roman" w:cs="Times New Roman"/>
        </w:rPr>
        <w:t>his sister and their level headedness. My dad and his sister tried their hardest to motivate him to be better. Even with the most convincing arguments, my uncle reverted to his original ways because of how his brain is wired</w:t>
      </w:r>
      <w:r w:rsidR="00FF0B22">
        <w:rPr>
          <w:rFonts w:ascii="Times New Roman" w:hAnsi="Times New Roman" w:cs="Times New Roman"/>
        </w:rPr>
        <w:t>, his</w:t>
      </w:r>
      <w:r w:rsidR="00D061E8">
        <w:rPr>
          <w:rFonts w:ascii="Times New Roman" w:hAnsi="Times New Roman" w:cs="Times New Roman"/>
        </w:rPr>
        <w:t xml:space="preserve"> genetics </w:t>
      </w:r>
      <w:r w:rsidR="00171453">
        <w:rPr>
          <w:rFonts w:ascii="Times New Roman" w:hAnsi="Times New Roman" w:cs="Times New Roman"/>
        </w:rPr>
        <w:t xml:space="preserve">would not allow him to cope with his childhood environment like my dad’s genetics allowed him to. </w:t>
      </w:r>
      <w:r w:rsidR="006757B3">
        <w:rPr>
          <w:rFonts w:ascii="Times New Roman" w:hAnsi="Times New Roman" w:cs="Times New Roman"/>
        </w:rPr>
        <w:t xml:space="preserve">This is important to the argument because even over time, </w:t>
      </w:r>
      <w:r w:rsidR="004D7510">
        <w:rPr>
          <w:rFonts w:ascii="Times New Roman" w:hAnsi="Times New Roman" w:cs="Times New Roman"/>
        </w:rPr>
        <w:t xml:space="preserve">my uncle never </w:t>
      </w:r>
      <w:del w:id="0" w:author="Caroline Elizabeth Smith" w:date="2022-05-02T20:19:00Z">
        <w:r w:rsidR="004D7510" w:rsidDel="00725FD2">
          <w:rPr>
            <w:rFonts w:ascii="Times New Roman" w:hAnsi="Times New Roman" w:cs="Times New Roman"/>
          </w:rPr>
          <w:delText>changed</w:delText>
        </w:r>
      </w:del>
      <w:ins w:id="1" w:author="Caroline Elizabeth Smith" w:date="2022-05-02T20:19:00Z">
        <w:r w:rsidR="00725FD2">
          <w:rPr>
            <w:rFonts w:ascii="Times New Roman" w:hAnsi="Times New Roman" w:cs="Times New Roman"/>
          </w:rPr>
          <w:t>changed,</w:t>
        </w:r>
      </w:ins>
      <w:r w:rsidR="004D7510">
        <w:rPr>
          <w:rFonts w:ascii="Times New Roman" w:hAnsi="Times New Roman" w:cs="Times New Roman"/>
        </w:rPr>
        <w:t xml:space="preserve"> and his genetics took over.</w:t>
      </w:r>
    </w:p>
    <w:p w14:paraId="71346C63" w14:textId="5A9F761C" w:rsidR="000942C9" w:rsidRDefault="00CA1339" w:rsidP="002E325A">
      <w:pPr>
        <w:spacing w:line="480" w:lineRule="auto"/>
        <w:ind w:firstLine="720"/>
        <w:rPr>
          <w:rFonts w:ascii="Times New Roman" w:hAnsi="Times New Roman" w:cs="Times New Roman"/>
        </w:rPr>
      </w:pPr>
      <w:r>
        <w:rPr>
          <w:rFonts w:ascii="Times New Roman" w:hAnsi="Times New Roman" w:cs="Times New Roman"/>
        </w:rPr>
        <w:t xml:space="preserve">I never really knew much about my uncle growing up and even the things I did know I did not really think anything of because I was so young. </w:t>
      </w:r>
      <w:r w:rsidR="00C86341">
        <w:rPr>
          <w:rFonts w:ascii="Times New Roman" w:hAnsi="Times New Roman" w:cs="Times New Roman"/>
        </w:rPr>
        <w:t>As I starte</w:t>
      </w:r>
      <w:r w:rsidR="002843FC">
        <w:rPr>
          <w:rFonts w:ascii="Times New Roman" w:hAnsi="Times New Roman" w:cs="Times New Roman"/>
        </w:rPr>
        <w:t xml:space="preserve">d </w:t>
      </w:r>
      <w:r w:rsidR="00896960">
        <w:rPr>
          <w:rFonts w:ascii="Times New Roman" w:hAnsi="Times New Roman" w:cs="Times New Roman"/>
        </w:rPr>
        <w:t xml:space="preserve">getting older and learning more things about my uncle as well as him and my dad’s childhood, I began to question how </w:t>
      </w:r>
      <w:r w:rsidR="00217ACF">
        <w:rPr>
          <w:rFonts w:ascii="Times New Roman" w:hAnsi="Times New Roman" w:cs="Times New Roman"/>
        </w:rPr>
        <w:t xml:space="preserve">their lives ended up so different despite having the same childhood. </w:t>
      </w:r>
      <w:r w:rsidR="00F13181">
        <w:rPr>
          <w:rFonts w:ascii="Times New Roman" w:hAnsi="Times New Roman" w:cs="Times New Roman"/>
        </w:rPr>
        <w:t>Everything started to make sen</w:t>
      </w:r>
      <w:r w:rsidR="000C188C">
        <w:rPr>
          <w:rFonts w:ascii="Times New Roman" w:hAnsi="Times New Roman" w:cs="Times New Roman"/>
        </w:rPr>
        <w:t>s</w:t>
      </w:r>
      <w:r w:rsidR="00F13181">
        <w:rPr>
          <w:rFonts w:ascii="Times New Roman" w:hAnsi="Times New Roman" w:cs="Times New Roman"/>
        </w:rPr>
        <w:t>e as I learned</w:t>
      </w:r>
      <w:r w:rsidR="000C188C">
        <w:rPr>
          <w:rFonts w:ascii="Times New Roman" w:hAnsi="Times New Roman" w:cs="Times New Roman"/>
        </w:rPr>
        <w:t xml:space="preserve"> more </w:t>
      </w:r>
      <w:r w:rsidR="00AC063C">
        <w:rPr>
          <w:rFonts w:ascii="Times New Roman" w:hAnsi="Times New Roman" w:cs="Times New Roman"/>
        </w:rPr>
        <w:t xml:space="preserve">and more about </w:t>
      </w:r>
      <w:r w:rsidR="00DA6B3E">
        <w:rPr>
          <w:rFonts w:ascii="Times New Roman" w:hAnsi="Times New Roman" w:cs="Times New Roman"/>
        </w:rPr>
        <w:t>my dad and uncle</w:t>
      </w:r>
      <w:r w:rsidR="00F80613">
        <w:rPr>
          <w:rFonts w:ascii="Times New Roman" w:hAnsi="Times New Roman" w:cs="Times New Roman"/>
        </w:rPr>
        <w:t>’</w:t>
      </w:r>
      <w:r w:rsidR="00DA6B3E">
        <w:rPr>
          <w:rFonts w:ascii="Times New Roman" w:hAnsi="Times New Roman" w:cs="Times New Roman"/>
        </w:rPr>
        <w:t xml:space="preserve">s childhoods as well as what nature versus </w:t>
      </w:r>
      <w:r w:rsidR="00CF5063">
        <w:rPr>
          <w:rFonts w:ascii="Times New Roman" w:hAnsi="Times New Roman" w:cs="Times New Roman"/>
        </w:rPr>
        <w:t xml:space="preserve">nurture entails. </w:t>
      </w:r>
      <w:r w:rsidR="00F13181">
        <w:rPr>
          <w:rFonts w:ascii="Times New Roman" w:hAnsi="Times New Roman" w:cs="Times New Roman"/>
        </w:rPr>
        <w:t xml:space="preserve"> </w:t>
      </w:r>
    </w:p>
    <w:p w14:paraId="45A5BB53" w14:textId="77777777" w:rsidR="000942C9" w:rsidRPr="002E325A" w:rsidRDefault="000942C9" w:rsidP="002E325A">
      <w:pPr>
        <w:spacing w:line="480" w:lineRule="auto"/>
        <w:ind w:firstLine="720"/>
        <w:rPr>
          <w:rFonts w:ascii="Times New Roman" w:hAnsi="Times New Roman" w:cs="Times New Roman"/>
        </w:rPr>
      </w:pPr>
    </w:p>
    <w:p w14:paraId="4942A91B" w14:textId="18EE1AFC" w:rsidR="00F02299" w:rsidRPr="003A35AC" w:rsidRDefault="00F02299" w:rsidP="00F02299">
      <w:pPr>
        <w:spacing w:line="480" w:lineRule="auto"/>
        <w:ind w:firstLine="720"/>
        <w:rPr>
          <w:rFonts w:ascii="Times New Roman" w:hAnsi="Times New Roman" w:cs="Times New Roman"/>
        </w:rPr>
      </w:pPr>
    </w:p>
    <w:sectPr w:rsidR="00F02299" w:rsidRPr="003A35AC">
      <w:headerReference w:type="even" r:id="rId8"/>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F662E" w14:textId="77777777" w:rsidR="00AE6A02" w:rsidRDefault="00AE6A02" w:rsidP="00830E85">
      <w:r>
        <w:separator/>
      </w:r>
    </w:p>
  </w:endnote>
  <w:endnote w:type="continuationSeparator" w:id="0">
    <w:p w14:paraId="721AD0D1" w14:textId="77777777" w:rsidR="00AE6A02" w:rsidRDefault="00AE6A02" w:rsidP="00830E85">
      <w:r>
        <w:continuationSeparator/>
      </w:r>
    </w:p>
  </w:endnote>
  <w:endnote w:type="continuationNotice" w:id="1">
    <w:p w14:paraId="1DA7C3C2" w14:textId="77777777" w:rsidR="00AE6A02" w:rsidRDefault="00AE6A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231244"/>
      <w:docPartObj>
        <w:docPartGallery w:val="Page Numbers (Bottom of Page)"/>
        <w:docPartUnique/>
      </w:docPartObj>
    </w:sdtPr>
    <w:sdtEndPr>
      <w:rPr>
        <w:rStyle w:val="PageNumber"/>
      </w:rPr>
    </w:sdtEndPr>
    <w:sdtContent>
      <w:p w14:paraId="0C379EDB" w14:textId="4835EC74" w:rsidR="00830E85" w:rsidRDefault="00830E85" w:rsidP="005C68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DB4D77" w14:textId="77777777" w:rsidR="00830E85" w:rsidRDefault="00830E85" w:rsidP="00830E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A0539" w14:textId="77777777" w:rsidR="00830E85" w:rsidRDefault="00830E85" w:rsidP="00830E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75931" w14:textId="77777777" w:rsidR="00AE6A02" w:rsidRDefault="00AE6A02" w:rsidP="00830E85">
      <w:r>
        <w:separator/>
      </w:r>
    </w:p>
  </w:footnote>
  <w:footnote w:type="continuationSeparator" w:id="0">
    <w:p w14:paraId="49CF387F" w14:textId="77777777" w:rsidR="00AE6A02" w:rsidRDefault="00AE6A02" w:rsidP="00830E85">
      <w:r>
        <w:continuationSeparator/>
      </w:r>
    </w:p>
  </w:footnote>
  <w:footnote w:type="continuationNotice" w:id="1">
    <w:p w14:paraId="68D08225" w14:textId="77777777" w:rsidR="00AE6A02" w:rsidRDefault="00AE6A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01124654"/>
      <w:docPartObj>
        <w:docPartGallery w:val="Page Numbers (Top of Page)"/>
        <w:docPartUnique/>
      </w:docPartObj>
    </w:sdtPr>
    <w:sdtEndPr>
      <w:rPr>
        <w:rStyle w:val="PageNumber"/>
      </w:rPr>
    </w:sdtEndPr>
    <w:sdtContent>
      <w:p w14:paraId="6E0E3D83" w14:textId="3B22F683" w:rsidR="00830E85" w:rsidRDefault="00830E85" w:rsidP="005C683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1FCD27" w14:textId="77777777" w:rsidR="00830E85" w:rsidRDefault="00830E85" w:rsidP="00830E8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30649314"/>
      <w:docPartObj>
        <w:docPartGallery w:val="Page Numbers (Top of Page)"/>
        <w:docPartUnique/>
      </w:docPartObj>
    </w:sdtPr>
    <w:sdtEndPr>
      <w:rPr>
        <w:rStyle w:val="PageNumber"/>
      </w:rPr>
    </w:sdtEndPr>
    <w:sdtContent>
      <w:p w14:paraId="47E56D7C" w14:textId="0F41B0E0" w:rsidR="00830E85" w:rsidRDefault="00830E85" w:rsidP="005C683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D718F6" w14:textId="77777777" w:rsidR="00830E85" w:rsidRDefault="00830E85" w:rsidP="00830E8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5C"/>
    <w:rsid w:val="00006D54"/>
    <w:rsid w:val="00075A49"/>
    <w:rsid w:val="000942C9"/>
    <w:rsid w:val="000A7909"/>
    <w:rsid w:val="000C188C"/>
    <w:rsid w:val="00150F30"/>
    <w:rsid w:val="00151BB4"/>
    <w:rsid w:val="00171453"/>
    <w:rsid w:val="001D5A4C"/>
    <w:rsid w:val="00212403"/>
    <w:rsid w:val="002178C2"/>
    <w:rsid w:val="00217ACF"/>
    <w:rsid w:val="00227D8D"/>
    <w:rsid w:val="00245CC1"/>
    <w:rsid w:val="00250629"/>
    <w:rsid w:val="002724C6"/>
    <w:rsid w:val="002843FC"/>
    <w:rsid w:val="002966F7"/>
    <w:rsid w:val="002E0FFC"/>
    <w:rsid w:val="002E325A"/>
    <w:rsid w:val="00342D61"/>
    <w:rsid w:val="00391E81"/>
    <w:rsid w:val="003A2480"/>
    <w:rsid w:val="003A35AC"/>
    <w:rsid w:val="00430841"/>
    <w:rsid w:val="00484369"/>
    <w:rsid w:val="00485E3B"/>
    <w:rsid w:val="00491165"/>
    <w:rsid w:val="00495BCA"/>
    <w:rsid w:val="004B05DD"/>
    <w:rsid w:val="004D7510"/>
    <w:rsid w:val="005155EF"/>
    <w:rsid w:val="0053568F"/>
    <w:rsid w:val="00551527"/>
    <w:rsid w:val="00564844"/>
    <w:rsid w:val="005905EA"/>
    <w:rsid w:val="005A5FFC"/>
    <w:rsid w:val="005A76F8"/>
    <w:rsid w:val="006305CE"/>
    <w:rsid w:val="006757B3"/>
    <w:rsid w:val="006849DD"/>
    <w:rsid w:val="006D59CD"/>
    <w:rsid w:val="00725FD2"/>
    <w:rsid w:val="00750417"/>
    <w:rsid w:val="00765CE9"/>
    <w:rsid w:val="00784450"/>
    <w:rsid w:val="0078455C"/>
    <w:rsid w:val="007D12A9"/>
    <w:rsid w:val="007E663D"/>
    <w:rsid w:val="00830E85"/>
    <w:rsid w:val="00856E45"/>
    <w:rsid w:val="0086562A"/>
    <w:rsid w:val="00896960"/>
    <w:rsid w:val="008A0135"/>
    <w:rsid w:val="008C5968"/>
    <w:rsid w:val="008C697A"/>
    <w:rsid w:val="008D275E"/>
    <w:rsid w:val="008F5F7F"/>
    <w:rsid w:val="00930C81"/>
    <w:rsid w:val="00945B9C"/>
    <w:rsid w:val="009B6460"/>
    <w:rsid w:val="009B6BF9"/>
    <w:rsid w:val="009C2F0C"/>
    <w:rsid w:val="009D32D6"/>
    <w:rsid w:val="009E2DAF"/>
    <w:rsid w:val="009F039F"/>
    <w:rsid w:val="00A07ADC"/>
    <w:rsid w:val="00A4529C"/>
    <w:rsid w:val="00A5687F"/>
    <w:rsid w:val="00A8451C"/>
    <w:rsid w:val="00AC063C"/>
    <w:rsid w:val="00AE6A02"/>
    <w:rsid w:val="00AF69D9"/>
    <w:rsid w:val="00B21A45"/>
    <w:rsid w:val="00B37EB4"/>
    <w:rsid w:val="00B60A3A"/>
    <w:rsid w:val="00B9160E"/>
    <w:rsid w:val="00B95E3A"/>
    <w:rsid w:val="00BB5CC4"/>
    <w:rsid w:val="00BD5176"/>
    <w:rsid w:val="00C2411E"/>
    <w:rsid w:val="00C86341"/>
    <w:rsid w:val="00CA1339"/>
    <w:rsid w:val="00CB357A"/>
    <w:rsid w:val="00CC2D32"/>
    <w:rsid w:val="00CD1BAE"/>
    <w:rsid w:val="00CD6507"/>
    <w:rsid w:val="00CF5063"/>
    <w:rsid w:val="00D038C8"/>
    <w:rsid w:val="00D061E8"/>
    <w:rsid w:val="00D36FAA"/>
    <w:rsid w:val="00D40FB1"/>
    <w:rsid w:val="00D62D0A"/>
    <w:rsid w:val="00D71424"/>
    <w:rsid w:val="00D9797E"/>
    <w:rsid w:val="00DA6B3E"/>
    <w:rsid w:val="00DC3DD1"/>
    <w:rsid w:val="00DE3A62"/>
    <w:rsid w:val="00E24E45"/>
    <w:rsid w:val="00E377A1"/>
    <w:rsid w:val="00E5333A"/>
    <w:rsid w:val="00E54C9A"/>
    <w:rsid w:val="00E61643"/>
    <w:rsid w:val="00E63651"/>
    <w:rsid w:val="00E9467B"/>
    <w:rsid w:val="00ED4205"/>
    <w:rsid w:val="00F02299"/>
    <w:rsid w:val="00F03B18"/>
    <w:rsid w:val="00F06739"/>
    <w:rsid w:val="00F13181"/>
    <w:rsid w:val="00F3406F"/>
    <w:rsid w:val="00F5116D"/>
    <w:rsid w:val="00F55266"/>
    <w:rsid w:val="00F56850"/>
    <w:rsid w:val="00F80613"/>
    <w:rsid w:val="00FA5605"/>
    <w:rsid w:val="00FB2996"/>
    <w:rsid w:val="00FB4A3F"/>
    <w:rsid w:val="00FF0B22"/>
    <w:rsid w:val="00FF4F91"/>
    <w:rsid w:val="00FF7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318F87"/>
  <w15:chartTrackingRefBased/>
  <w15:docId w15:val="{5C1021C0-06F9-7541-BA51-E86CE93B3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30E85"/>
    <w:pPr>
      <w:tabs>
        <w:tab w:val="center" w:pos="4680"/>
        <w:tab w:val="right" w:pos="9360"/>
      </w:tabs>
    </w:pPr>
  </w:style>
  <w:style w:type="character" w:customStyle="1" w:styleId="FooterChar">
    <w:name w:val="Footer Char"/>
    <w:basedOn w:val="DefaultParagraphFont"/>
    <w:link w:val="Footer"/>
    <w:uiPriority w:val="99"/>
    <w:rsid w:val="00830E85"/>
  </w:style>
  <w:style w:type="character" w:styleId="PageNumber">
    <w:name w:val="page number"/>
    <w:basedOn w:val="DefaultParagraphFont"/>
    <w:uiPriority w:val="99"/>
    <w:semiHidden/>
    <w:unhideWhenUsed/>
    <w:rsid w:val="00830E85"/>
  </w:style>
  <w:style w:type="paragraph" w:styleId="Header">
    <w:name w:val="header"/>
    <w:basedOn w:val="Normal"/>
    <w:link w:val="HeaderChar"/>
    <w:uiPriority w:val="99"/>
    <w:unhideWhenUsed/>
    <w:rsid w:val="00830E85"/>
    <w:pPr>
      <w:tabs>
        <w:tab w:val="center" w:pos="4680"/>
        <w:tab w:val="right" w:pos="9360"/>
      </w:tabs>
    </w:pPr>
  </w:style>
  <w:style w:type="character" w:customStyle="1" w:styleId="HeaderChar">
    <w:name w:val="Header Char"/>
    <w:basedOn w:val="DefaultParagraphFont"/>
    <w:link w:val="Header"/>
    <w:uiPriority w:val="99"/>
    <w:rsid w:val="00830E85"/>
  </w:style>
  <w:style w:type="paragraph" w:styleId="Revision">
    <w:name w:val="Revision"/>
    <w:hidden/>
    <w:uiPriority w:val="99"/>
    <w:semiHidden/>
    <w:rsid w:val="00FA5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790240">
      <w:bodyDiv w:val="1"/>
      <w:marLeft w:val="0"/>
      <w:marRight w:val="0"/>
      <w:marTop w:val="0"/>
      <w:marBottom w:val="0"/>
      <w:divBdr>
        <w:top w:val="none" w:sz="0" w:space="0" w:color="auto"/>
        <w:left w:val="none" w:sz="0" w:space="0" w:color="auto"/>
        <w:bottom w:val="none" w:sz="0" w:space="0" w:color="auto"/>
        <w:right w:val="none" w:sz="0" w:space="0" w:color="auto"/>
      </w:divBdr>
    </w:div>
    <w:div w:id="12467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F9474-AB1D-8C4F-B997-9AF531FB9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1205</Words>
  <Characters>5366</Characters>
  <Application>Microsoft Office Word</Application>
  <DocSecurity>0</DocSecurity>
  <Lines>75</Lines>
  <Paragraphs>9</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Smith</dc:creator>
  <cp:keywords/>
  <dc:description/>
  <cp:lastModifiedBy>Caroline Smith</cp:lastModifiedBy>
  <cp:revision>110</cp:revision>
  <dcterms:created xsi:type="dcterms:W3CDTF">2022-05-02T01:08:00Z</dcterms:created>
  <dcterms:modified xsi:type="dcterms:W3CDTF">2022-05-03T00:46:00Z</dcterms:modified>
</cp:coreProperties>
</file>